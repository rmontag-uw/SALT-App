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E80A1A"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E80A1A"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E80A1A"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E80A1A"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w:t>
            </w:r>
            <w:proofErr w:type="gramStart"/>
            <w:r>
              <w:t>look into</w:t>
            </w:r>
            <w:proofErr w:type="gramEnd"/>
            <w:r>
              <w:t xml:space="preserve">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E80A1A"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E80A1A"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E80A1A"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E80A1A"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732835">
      <w:pPr>
        <w:pStyle w:val="ListParagraph"/>
        <w:numPr>
          <w:ilvl w:val="0"/>
          <w:numId w:val="1"/>
        </w:numPr>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732835">
      <w:pPr>
        <w:pStyle w:val="ListParagraph"/>
        <w:numPr>
          <w:ilvl w:val="1"/>
          <w:numId w:val="1"/>
        </w:numPr>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073CE0">
      <w:pPr>
        <w:pStyle w:val="ListParagraph"/>
        <w:ind w:left="288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073CE0">
      <w:pPr>
        <w:pStyle w:val="ListParagraph"/>
        <w:keepNext/>
        <w:ind w:left="288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073CE0">
      <w:pPr>
        <w:pStyle w:val="Caption"/>
        <w:jc w:val="center"/>
      </w:pPr>
      <w:r>
        <w:t xml:space="preserve">                                                         Figure </w:t>
      </w:r>
      <w:r w:rsidR="00336B49">
        <w:fldChar w:fldCharType="begin"/>
      </w:r>
      <w:r w:rsidR="00336B49">
        <w:instrText xml:space="preserve"> SEQ Figure \* ARABIC </w:instrText>
      </w:r>
      <w:r w:rsidR="00336B49">
        <w:fldChar w:fldCharType="separate"/>
      </w:r>
      <w:r w:rsidR="00812F25">
        <w:rPr>
          <w:noProof/>
        </w:rPr>
        <w:t>1</w:t>
      </w:r>
      <w:r w:rsidR="00336B49">
        <w:rPr>
          <w:noProof/>
        </w:rPr>
        <w:fldChar w:fldCharType="end"/>
      </w:r>
      <w:r>
        <w:t>: Measure out one inch from the side of the sheet</w:t>
      </w:r>
    </w:p>
    <w:p w14:paraId="099A00CF" w14:textId="77777777" w:rsidR="00073CE0" w:rsidRDefault="00073CE0" w:rsidP="00073CE0">
      <w:pPr>
        <w:pStyle w:val="ListParagraph"/>
        <w:keepNext/>
        <w:ind w:left="288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073CE0">
      <w:pPr>
        <w:pStyle w:val="Caption"/>
        <w:jc w:val="center"/>
        <w:rPr>
          <w:sz w:val="28"/>
          <w:szCs w:val="28"/>
        </w:rPr>
      </w:pPr>
      <w:r>
        <w:t xml:space="preserve">                                                                  Figure </w:t>
      </w:r>
      <w:r w:rsidR="00336B49">
        <w:fldChar w:fldCharType="begin"/>
      </w:r>
      <w:r w:rsidR="00336B49">
        <w:instrText xml:space="preserve"> SEQ Figure \* ARABIC </w:instrText>
      </w:r>
      <w:r w:rsidR="00336B49">
        <w:fldChar w:fldCharType="separate"/>
      </w:r>
      <w:r w:rsidR="00812F25">
        <w:rPr>
          <w:noProof/>
        </w:rPr>
        <w:t>2</w:t>
      </w:r>
      <w:r w:rsidR="00336B49">
        <w:rPr>
          <w:noProof/>
        </w:rPr>
        <w:fldChar w:fldCharType="end"/>
      </w:r>
      <w:r>
        <w:t>: Use the metal sheers to cut the titanium, go slow and be careful. It's hard to make straight cuts with the metal sheers.</w:t>
      </w:r>
    </w:p>
    <w:p w14:paraId="0C5EC118" w14:textId="77777777" w:rsidR="00073CE0" w:rsidRDefault="00073CE0" w:rsidP="00073CE0">
      <w:pPr>
        <w:pStyle w:val="ListParagraph"/>
        <w:keepNext/>
        <w:ind w:left="288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073CE0">
      <w:pPr>
        <w:pStyle w:val="Caption"/>
        <w:jc w:val="center"/>
        <w:rPr>
          <w:sz w:val="28"/>
          <w:szCs w:val="28"/>
        </w:rPr>
      </w:pPr>
      <w:r>
        <w:t xml:space="preserve">Figure </w:t>
      </w:r>
      <w:r w:rsidR="00336B49">
        <w:fldChar w:fldCharType="begin"/>
      </w:r>
      <w:r w:rsidR="00336B49">
        <w:instrText xml:space="preserve"> SEQ Figure \* ARABIC </w:instrText>
      </w:r>
      <w:r w:rsidR="00336B49">
        <w:fldChar w:fldCharType="separate"/>
      </w:r>
      <w:r w:rsidR="00812F25">
        <w:rPr>
          <w:noProof/>
        </w:rPr>
        <w:t>3</w:t>
      </w:r>
      <w:r w:rsidR="00336B49">
        <w:rPr>
          <w:noProof/>
        </w:rPr>
        <w:fldChar w:fldCharType="end"/>
      </w:r>
      <w:r>
        <w:t>: Final product, as you can see it is very difficult to make straight cuts, although it is not too important for this application.</w:t>
      </w:r>
    </w:p>
    <w:p w14:paraId="551BC0FA" w14:textId="358F620A" w:rsidR="00073CE0" w:rsidRPr="00073CE0" w:rsidRDefault="00073CE0" w:rsidP="00921A89">
      <w:pPr>
        <w:pStyle w:val="ListParagraph"/>
        <w:numPr>
          <w:ilvl w:val="1"/>
          <w:numId w:val="1"/>
        </w:numPr>
        <w:rPr>
          <w:sz w:val="28"/>
          <w:szCs w:val="28"/>
        </w:rPr>
      </w:pPr>
      <w:r>
        <w:rPr>
          <w:sz w:val="24"/>
          <w:szCs w:val="24"/>
        </w:rPr>
        <w:t>File down any rough edges on the titanium strips.</w:t>
      </w:r>
    </w:p>
    <w:p w14:paraId="23984BD1" w14:textId="78D9C306" w:rsidR="00D03EF6" w:rsidRPr="00921A89" w:rsidRDefault="00732835" w:rsidP="00921A89">
      <w:pPr>
        <w:pStyle w:val="ListParagraph"/>
        <w:numPr>
          <w:ilvl w:val="1"/>
          <w:numId w:val="1"/>
        </w:numPr>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732835">
      <w:pPr>
        <w:pStyle w:val="ListParagraph"/>
        <w:numPr>
          <w:ilvl w:val="0"/>
          <w:numId w:val="1"/>
        </w:numPr>
        <w:rPr>
          <w:sz w:val="28"/>
          <w:szCs w:val="28"/>
        </w:rPr>
      </w:pPr>
      <w:r>
        <w:rPr>
          <w:sz w:val="24"/>
          <w:szCs w:val="24"/>
        </w:rPr>
        <w:t>Create the saline solution.</w:t>
      </w:r>
    </w:p>
    <w:p w14:paraId="42BD1AE3" w14:textId="7644A19F" w:rsidR="00AD57CC" w:rsidRPr="004F5B0E" w:rsidRDefault="00AD57CC" w:rsidP="000A3C17">
      <w:pPr>
        <w:pStyle w:val="ListParagraph"/>
        <w:numPr>
          <w:ilvl w:val="1"/>
          <w:numId w:val="1"/>
        </w:numPr>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0A3C17">
      <w:pPr>
        <w:pStyle w:val="ListParagraph"/>
        <w:numPr>
          <w:ilvl w:val="1"/>
          <w:numId w:val="1"/>
        </w:numPr>
        <w:rPr>
          <w:sz w:val="28"/>
          <w:szCs w:val="28"/>
        </w:rPr>
      </w:pPr>
      <w:r>
        <w:rPr>
          <w:sz w:val="24"/>
          <w:szCs w:val="24"/>
        </w:rPr>
        <w:t>Thoroughly mix the salt into the distilled water, making sure that all of it has dissolved.</w:t>
      </w:r>
    </w:p>
    <w:p w14:paraId="1DB7569A" w14:textId="3EF041C9" w:rsidR="004F5B0E" w:rsidRPr="004F5B0E" w:rsidRDefault="004F5B0E" w:rsidP="000A3C17">
      <w:pPr>
        <w:pStyle w:val="ListParagraph"/>
        <w:numPr>
          <w:ilvl w:val="1"/>
          <w:numId w:val="1"/>
        </w:numPr>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03EF6">
      <w:pPr>
        <w:pStyle w:val="ListParagraph"/>
        <w:numPr>
          <w:ilvl w:val="1"/>
          <w:numId w:val="1"/>
        </w:numPr>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EA6D4B">
      <w:pPr>
        <w:pStyle w:val="ListParagraph"/>
        <w:numPr>
          <w:ilvl w:val="0"/>
          <w:numId w:val="1"/>
        </w:numPr>
        <w:rPr>
          <w:sz w:val="28"/>
          <w:szCs w:val="28"/>
        </w:rPr>
      </w:pPr>
      <w:r>
        <w:rPr>
          <w:sz w:val="24"/>
          <w:szCs w:val="24"/>
        </w:rPr>
        <w:t>Insert the electrodes.</w:t>
      </w:r>
    </w:p>
    <w:p w14:paraId="227EBD20" w14:textId="77777777" w:rsidR="00921A89" w:rsidRPr="004C1F56" w:rsidRDefault="001449D7" w:rsidP="00D03EF6">
      <w:pPr>
        <w:pStyle w:val="ListParagraph"/>
        <w:numPr>
          <w:ilvl w:val="1"/>
          <w:numId w:val="1"/>
        </w:numPr>
        <w:rPr>
          <w:sz w:val="28"/>
          <w:szCs w:val="28"/>
        </w:rPr>
      </w:pPr>
      <w:r>
        <w:rPr>
          <w:sz w:val="24"/>
          <w:szCs w:val="24"/>
        </w:rPr>
        <w:lastRenderedPageBreak/>
        <w:t>Insert each titanium strip into the tank such that the bottom of the strip touches the bottom of the bucket</w:t>
      </w:r>
    </w:p>
    <w:p w14:paraId="33DEF04C" w14:textId="30AED2E3" w:rsidR="001922E4" w:rsidRPr="00073CE0" w:rsidRDefault="001449D7" w:rsidP="00D03EF6">
      <w:pPr>
        <w:pStyle w:val="ListParagraph"/>
        <w:numPr>
          <w:ilvl w:val="1"/>
          <w:numId w:val="1"/>
        </w:numPr>
        <w:rPr>
          <w:sz w:val="28"/>
          <w:szCs w:val="28"/>
        </w:rPr>
      </w:pPr>
      <w:r>
        <w:rPr>
          <w:sz w:val="24"/>
          <w:szCs w:val="24"/>
        </w:rPr>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073CE0">
      <w:pPr>
        <w:pStyle w:val="ListParagraph"/>
        <w:keepNext/>
        <w:ind w:left="288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812F25">
      <w:pPr>
        <w:pStyle w:val="Caption"/>
        <w:jc w:val="center"/>
      </w:pPr>
      <w:r>
        <w:t xml:space="preserve">                                                      </w:t>
      </w:r>
      <w:r w:rsidR="00073CE0">
        <w:t xml:space="preserve">Figure </w:t>
      </w:r>
      <w:r w:rsidR="00336B49">
        <w:fldChar w:fldCharType="begin"/>
      </w:r>
      <w:r w:rsidR="00336B49">
        <w:instrText xml:space="preserve"> SEQ Figure \* ARABIC </w:instrText>
      </w:r>
      <w:r w:rsidR="00336B49">
        <w:fldChar w:fldCharType="separate"/>
      </w:r>
      <w:r>
        <w:rPr>
          <w:noProof/>
        </w:rPr>
        <w:t>4</w:t>
      </w:r>
      <w:r w:rsidR="00336B49">
        <w:rPr>
          <w:noProof/>
        </w:rPr>
        <w:fldChar w:fldCharType="end"/>
      </w:r>
      <w:r w:rsidR="00073CE0">
        <w:t>: Insert the strip into the tank until it touches the bottom</w:t>
      </w:r>
    </w:p>
    <w:p w14:paraId="0182CA77" w14:textId="77777777" w:rsidR="00073CE0" w:rsidRDefault="00073CE0" w:rsidP="00812F25">
      <w:pPr>
        <w:pStyle w:val="ListParagraph"/>
        <w:keepNext/>
        <w:ind w:left="288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812F25">
      <w:pPr>
        <w:pStyle w:val="Caption"/>
        <w:jc w:val="center"/>
      </w:pPr>
      <w:r>
        <w:t xml:space="preserve">                                                                            </w:t>
      </w:r>
      <w:r w:rsidR="00073CE0">
        <w:t xml:space="preserve">Figure </w:t>
      </w:r>
      <w:r w:rsidR="00336B49">
        <w:fldChar w:fldCharType="begin"/>
      </w:r>
      <w:r w:rsidR="00336B49">
        <w:instrText xml:space="preserve"> SEQ Figure \* ARABIC </w:instrText>
      </w:r>
      <w:r w:rsidR="00336B49">
        <w:fldChar w:fldCharType="separate"/>
      </w:r>
      <w:r w:rsidR="00812F25">
        <w:rPr>
          <w:noProof/>
        </w:rPr>
        <w:t>5</w:t>
      </w:r>
      <w:r w:rsidR="00336B49">
        <w:rPr>
          <w:noProof/>
        </w:rPr>
        <w:fldChar w:fldCharType="end"/>
      </w:r>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073CE0">
      <w:pPr>
        <w:pStyle w:val="ListParagraph"/>
        <w:keepNext/>
        <w:keepLines/>
        <w:ind w:left="2160"/>
        <w:rPr>
          <w:sz w:val="28"/>
          <w:szCs w:val="28"/>
        </w:rPr>
      </w:pPr>
    </w:p>
    <w:p w14:paraId="65B84E76" w14:textId="7B38EB38" w:rsidR="001922E4" w:rsidRPr="001922E4" w:rsidRDefault="001922E4" w:rsidP="00921A89">
      <w:pPr>
        <w:pStyle w:val="ListParagraph"/>
        <w:keepNext/>
        <w:keepLines/>
        <w:numPr>
          <w:ilvl w:val="0"/>
          <w:numId w:val="1"/>
        </w:numPr>
        <w:rPr>
          <w:sz w:val="28"/>
          <w:szCs w:val="28"/>
        </w:rPr>
      </w:pPr>
      <w:r>
        <w:rPr>
          <w:sz w:val="24"/>
          <w:szCs w:val="24"/>
        </w:rPr>
        <w:t>Set up and attach devices to electrodes</w:t>
      </w:r>
    </w:p>
    <w:p w14:paraId="78BF65CA" w14:textId="77777777" w:rsidR="00720D72" w:rsidRPr="00720D72" w:rsidRDefault="00AA590D" w:rsidP="00921A89">
      <w:pPr>
        <w:pStyle w:val="ListParagraph"/>
        <w:keepNext/>
        <w:keepLines/>
        <w:numPr>
          <w:ilvl w:val="1"/>
          <w:numId w:val="1"/>
        </w:numPr>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921A89">
      <w:pPr>
        <w:pStyle w:val="ListParagraph"/>
        <w:keepNext/>
        <w:keepLines/>
        <w:numPr>
          <w:ilvl w:val="1"/>
          <w:numId w:val="1"/>
        </w:numPr>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1922E4">
      <w:pPr>
        <w:pStyle w:val="ListParagraph"/>
        <w:numPr>
          <w:ilvl w:val="1"/>
          <w:numId w:val="1"/>
        </w:numPr>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1922E4">
      <w:pPr>
        <w:pStyle w:val="ListParagraph"/>
        <w:numPr>
          <w:ilvl w:val="1"/>
          <w:numId w:val="1"/>
        </w:numPr>
        <w:rPr>
          <w:sz w:val="28"/>
          <w:szCs w:val="28"/>
        </w:rPr>
      </w:pPr>
      <w:r>
        <w:rPr>
          <w:sz w:val="24"/>
          <w:szCs w:val="24"/>
        </w:rPr>
        <w:t>Connect a voltage probe to the CH1 input on the oscilloscope.</w:t>
      </w:r>
    </w:p>
    <w:p w14:paraId="6D52C6FD" w14:textId="757F916F" w:rsidR="00AB04FC" w:rsidRPr="00AB04FC" w:rsidRDefault="00AB04FC" w:rsidP="001922E4">
      <w:pPr>
        <w:pStyle w:val="ListParagraph"/>
        <w:numPr>
          <w:ilvl w:val="1"/>
          <w:numId w:val="1"/>
        </w:numPr>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1922E4">
      <w:pPr>
        <w:pStyle w:val="ListParagraph"/>
        <w:numPr>
          <w:ilvl w:val="1"/>
          <w:numId w:val="1"/>
        </w:numPr>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1922E4">
      <w:pPr>
        <w:pStyle w:val="ListParagraph"/>
        <w:numPr>
          <w:ilvl w:val="1"/>
          <w:numId w:val="1"/>
        </w:numPr>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1922E4">
      <w:pPr>
        <w:pStyle w:val="ListParagraph"/>
        <w:numPr>
          <w:ilvl w:val="1"/>
          <w:numId w:val="1"/>
        </w:numPr>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812F25">
      <w:pPr>
        <w:pStyle w:val="ListParagraph"/>
        <w:numPr>
          <w:ilvl w:val="0"/>
          <w:numId w:val="1"/>
        </w:numPr>
        <w:rPr>
          <w:sz w:val="24"/>
          <w:szCs w:val="24"/>
        </w:rPr>
      </w:pPr>
      <w:r>
        <w:rPr>
          <w:sz w:val="24"/>
          <w:szCs w:val="24"/>
        </w:rPr>
        <w:t>Find something to cover the bucket with.</w:t>
      </w:r>
    </w:p>
    <w:p w14:paraId="607B67BD" w14:textId="7D632D4F" w:rsidR="00812F25" w:rsidRDefault="00812F25" w:rsidP="00812F25">
      <w:pPr>
        <w:pStyle w:val="ListParagraph"/>
        <w:numPr>
          <w:ilvl w:val="1"/>
          <w:numId w:val="1"/>
        </w:numPr>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lastRenderedPageBreak/>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r w:rsidR="00336B49">
        <w:fldChar w:fldCharType="begin"/>
      </w:r>
      <w:r w:rsidR="00336B49">
        <w:instrText xml:space="preserve"> SEQ Figure \* ARABIC </w:instrText>
      </w:r>
      <w:r w:rsidR="00336B49">
        <w:fldChar w:fldCharType="separate"/>
      </w:r>
      <w:r>
        <w:rPr>
          <w:noProof/>
        </w:rPr>
        <w:t>6</w:t>
      </w:r>
      <w:r w:rsidR="00336B49">
        <w:rPr>
          <w:noProof/>
        </w:rPr>
        <w:fldChar w:fldCharType="end"/>
      </w:r>
      <w:r>
        <w:t>: We used a piece of foam with a small hole in the middle to allow for the insertion of a DBS electrode into the tank</w:t>
      </w:r>
    </w:p>
    <w:p w14:paraId="475B1C0A" w14:textId="77777777" w:rsidR="00222A51" w:rsidRDefault="00222A51">
      <w:pPr>
        <w:rPr>
          <w:rFonts w:asciiTheme="majorHAnsi" w:eastAsiaTheme="majorEastAsia" w:hAnsiTheme="majorHAnsi" w:cstheme="majorBidi"/>
          <w:color w:val="2F5496" w:themeColor="accent1" w:themeShade="BF"/>
          <w:sz w:val="32"/>
          <w:szCs w:val="32"/>
        </w:rPr>
      </w:pPr>
      <w:r>
        <w:br w:type="page"/>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2194CCE" w:rsidR="00666BB9" w:rsidRPr="00666BB9" w:rsidRDefault="00A726A4" w:rsidP="00666BB9">
      <w:pPr>
        <w:pStyle w:val="ListParagraph"/>
        <w:numPr>
          <w:ilvl w:val="0"/>
          <w:numId w:val="2"/>
        </w:numPr>
        <w:rPr>
          <w:sz w:val="24"/>
          <w:szCs w:val="24"/>
        </w:rPr>
      </w:pPr>
      <w:r>
        <w:rPr>
          <w:sz w:val="24"/>
          <w:szCs w:val="24"/>
        </w:rPr>
        <w:t xml:space="preserve">Download the .exe file from the releases page on the GitHub. </w:t>
      </w:r>
      <w:commentRangeStart w:id="0"/>
      <w:r>
        <w:rPr>
          <w:sz w:val="24"/>
          <w:szCs w:val="24"/>
        </w:rPr>
        <w:t xml:space="preserve">Make sure </w:t>
      </w:r>
      <w:commentRangeEnd w:id="0"/>
      <w:r w:rsidR="00666BB9">
        <w:rPr>
          <w:rStyle w:val="CommentReference"/>
        </w:rPr>
        <w:commentReference w:id="0"/>
      </w:r>
    </w:p>
    <w:p w14:paraId="17A1AAAA" w14:textId="055DD442" w:rsidR="00E766D1" w:rsidRDefault="00671BEE" w:rsidP="00A40ED9">
      <w:pPr>
        <w:pStyle w:val="ListParagraph"/>
        <w:numPr>
          <w:ilvl w:val="0"/>
          <w:numId w:val="2"/>
        </w:numPr>
        <w:rPr>
          <w:sz w:val="24"/>
          <w:szCs w:val="24"/>
        </w:rPr>
      </w:pPr>
      <w:ins w:id="1" w:author="Jeffrey Herron" w:date="2019-10-15T13:30:00Z">
        <w:r>
          <w:rPr>
            <w:sz w:val="24"/>
            <w:szCs w:val="24"/>
          </w:rPr>
          <w:t>Due to licensing issues, several libraries cannot be distributed and need to be downloaded separately from the National Instruments Website. They make these li</w:t>
        </w:r>
      </w:ins>
      <w:ins w:id="2" w:author="Jeffrey Herron" w:date="2019-10-15T13:31:00Z">
        <w:r>
          <w:rPr>
            <w:sz w:val="24"/>
            <w:szCs w:val="24"/>
          </w:rPr>
          <w:t xml:space="preserve">braries free for use for all academic institutions for research purposes. To download the libraries, first </w:t>
        </w:r>
      </w:ins>
      <w:del w:id="3" w:author="Jeffrey Herron" w:date="2019-10-15T13:31:00Z">
        <w:r w:rsidR="00E766D1" w:rsidDel="00671BEE">
          <w:rPr>
            <w:sz w:val="24"/>
            <w:szCs w:val="24"/>
          </w:rPr>
          <w:delText>D</w:delText>
        </w:r>
      </w:del>
      <w:ins w:id="4" w:author="Jeffrey Herron" w:date="2019-10-15T13:31:00Z">
        <w:r>
          <w:rPr>
            <w:sz w:val="24"/>
            <w:szCs w:val="24"/>
          </w:rPr>
          <w:t>d</w:t>
        </w:r>
      </w:ins>
      <w:r w:rsidR="00E766D1">
        <w:rPr>
          <w:sz w:val="24"/>
          <w:szCs w:val="24"/>
        </w:rPr>
        <w:t>ownload</w:t>
      </w:r>
      <w:ins w:id="5" w:author="Jeffrey Herron" w:date="2019-10-15T13:31:00Z">
        <w:r>
          <w:rPr>
            <w:sz w:val="24"/>
            <w:szCs w:val="24"/>
          </w:rPr>
          <w:t xml:space="preserve"> the</w:t>
        </w:r>
      </w:ins>
      <w:r w:rsidR="00E766D1">
        <w:rPr>
          <w:sz w:val="24"/>
          <w:szCs w:val="24"/>
        </w:rPr>
        <w:t xml:space="preserve"> NI Package Manager from National Instrument’s website</w:t>
      </w:r>
      <w:r w:rsidR="00666BB9">
        <w:rPr>
          <w:sz w:val="24"/>
          <w:szCs w:val="24"/>
        </w:rPr>
        <w:t xml:space="preserve"> (</w:t>
      </w:r>
      <w:hyperlink r:id="rId26" w:history="1">
        <w:r w:rsidR="00666BB9">
          <w:rPr>
            <w:rStyle w:val="Hyperlink"/>
          </w:rPr>
          <w:t>https://www.ni.com/en-us/support/downloads/ni-package-manager.html</w:t>
        </w:r>
      </w:hyperlink>
      <w:r w:rsidR="00666BB9">
        <w:t>, we used version 19.5 for our latest release)</w:t>
      </w:r>
    </w:p>
    <w:p w14:paraId="47783CDF" w14:textId="202E16C5" w:rsidR="00666BB9" w:rsidRPr="00666BB9" w:rsidRDefault="00666BB9" w:rsidP="00666BB9">
      <w:pPr>
        <w:pStyle w:val="ListParagraph"/>
        <w:numPr>
          <w:ilvl w:val="1"/>
          <w:numId w:val="2"/>
        </w:numPr>
        <w:rPr>
          <w:sz w:val="24"/>
          <w:szCs w:val="24"/>
        </w:rPr>
      </w:pPr>
      <w:moveToRangeStart w:id="6" w:author="Jeffrey Herron" w:date="2019-10-15T13:25:00Z" w:name="move22038319"/>
      <w:moveTo w:id="7" w:author="Jeffrey Herron" w:date="2019-10-15T13:25:00Z">
        <w:r>
          <w:rPr>
            <w:sz w:val="24"/>
            <w:szCs w:val="24"/>
          </w:rPr>
          <w:t>Disable fast startup when prompted.</w:t>
        </w:r>
      </w:moveTo>
      <w:moveToRangeEnd w:id="6"/>
    </w:p>
    <w:p w14:paraId="3AC3FCE2" w14:textId="34F9C90F" w:rsidR="00E22E2F" w:rsidRDefault="00666BB9" w:rsidP="00E766D1">
      <w:pPr>
        <w:pStyle w:val="ListParagraph"/>
        <w:numPr>
          <w:ilvl w:val="1"/>
          <w:numId w:val="2"/>
        </w:numPr>
        <w:rPr>
          <w:ins w:id="8" w:author="Jeffrey Herron" w:date="2019-10-15T13:25:00Z"/>
          <w:sz w:val="24"/>
          <w:szCs w:val="24"/>
        </w:rPr>
      </w:pPr>
      <w:commentRangeStart w:id="9"/>
      <w:r>
        <w:rPr>
          <w:sz w:val="24"/>
          <w:szCs w:val="24"/>
        </w:rPr>
        <w:t xml:space="preserve">Use the search functionality to find and </w:t>
      </w:r>
      <w:del w:id="10" w:author="Jeffrey Herron" w:date="2019-10-15T13:23:00Z">
        <w:r w:rsidR="00E766D1" w:rsidDel="00666BB9">
          <w:rPr>
            <w:sz w:val="24"/>
            <w:szCs w:val="24"/>
          </w:rPr>
          <w:delText>I</w:delText>
        </w:r>
      </w:del>
      <w:ins w:id="11" w:author="Jeffrey Herron" w:date="2019-10-15T13:23:00Z">
        <w:r>
          <w:rPr>
            <w:sz w:val="24"/>
            <w:szCs w:val="24"/>
          </w:rPr>
          <w:t>i</w:t>
        </w:r>
      </w:ins>
      <w:r w:rsidR="00E766D1">
        <w:rPr>
          <w:sz w:val="24"/>
          <w:szCs w:val="24"/>
        </w:rPr>
        <w:t xml:space="preserve">nstall </w:t>
      </w:r>
      <w:ins w:id="12" w:author="Jeffrey Herron" w:date="2019-10-15T13:23:00Z">
        <w:r>
          <w:rPr>
            <w:sz w:val="24"/>
            <w:szCs w:val="24"/>
          </w:rPr>
          <w:t>“</w:t>
        </w:r>
      </w:ins>
      <w:r w:rsidR="00E766D1">
        <w:rPr>
          <w:sz w:val="24"/>
          <w:szCs w:val="24"/>
        </w:rPr>
        <w:t>NI-VISA</w:t>
      </w:r>
      <w:ins w:id="13" w:author="Jeffrey Herron" w:date="2019-10-15T13:23:00Z">
        <w:r>
          <w:rPr>
            <w:sz w:val="24"/>
            <w:szCs w:val="24"/>
          </w:rPr>
          <w:t>”</w:t>
        </w:r>
      </w:ins>
      <w:ins w:id="14" w:author="Jeffrey Herron" w:date="2019-10-15T13:25:00Z">
        <w:r w:rsidR="00E22E2F">
          <w:rPr>
            <w:sz w:val="24"/>
            <w:szCs w:val="24"/>
          </w:rPr>
          <w:t xml:space="preserve"> package from the package manager.</w:t>
        </w:r>
        <w:r w:rsidR="00E22E2F">
          <w:rPr>
            <w:sz w:val="24"/>
            <w:szCs w:val="24"/>
          </w:rPr>
          <w:t xml:space="preserve"> </w:t>
        </w:r>
      </w:ins>
      <w:ins w:id="15" w:author="Jeffrey Herron" w:date="2019-10-15T13:26:00Z">
        <w:r w:rsidR="00E22E2F">
          <w:rPr>
            <w:sz w:val="24"/>
            <w:szCs w:val="24"/>
          </w:rPr>
          <w:t>Use the default option settings.</w:t>
        </w:r>
        <w:commentRangeEnd w:id="9"/>
        <w:r w:rsidR="00E22E2F">
          <w:rPr>
            <w:rStyle w:val="CommentReference"/>
          </w:rPr>
          <w:commentReference w:id="9"/>
        </w:r>
      </w:ins>
    </w:p>
    <w:p w14:paraId="0620F4A9" w14:textId="43A53D8F" w:rsidR="00E766D1" w:rsidRDefault="00E22E2F" w:rsidP="00E766D1">
      <w:pPr>
        <w:pStyle w:val="ListParagraph"/>
        <w:numPr>
          <w:ilvl w:val="1"/>
          <w:numId w:val="2"/>
        </w:numPr>
        <w:rPr>
          <w:sz w:val="24"/>
          <w:szCs w:val="24"/>
        </w:rPr>
      </w:pPr>
      <w:ins w:id="16" w:author="Jeffrey Herron" w:date="2019-10-15T13:25:00Z">
        <w:r>
          <w:rPr>
            <w:sz w:val="24"/>
            <w:szCs w:val="24"/>
          </w:rPr>
          <w:t>Use the search functionality to find and install</w:t>
        </w:r>
        <w:r>
          <w:rPr>
            <w:sz w:val="24"/>
            <w:szCs w:val="24"/>
          </w:rPr>
          <w:t xml:space="preserve"> the</w:t>
        </w:r>
      </w:ins>
      <w:del w:id="17" w:author="Jeffrey Herron" w:date="2019-10-15T13:25:00Z">
        <w:r w:rsidR="00E766D1" w:rsidDel="00E22E2F">
          <w:rPr>
            <w:sz w:val="24"/>
            <w:szCs w:val="24"/>
          </w:rPr>
          <w:delText xml:space="preserve"> and </w:delText>
        </w:r>
      </w:del>
      <w:ins w:id="18" w:author="Jeffrey Herron" w:date="2019-10-15T13:23:00Z">
        <w:r w:rsidR="00666BB9">
          <w:rPr>
            <w:sz w:val="24"/>
            <w:szCs w:val="24"/>
          </w:rPr>
          <w:t xml:space="preserve"> “</w:t>
        </w:r>
      </w:ins>
      <w:r w:rsidR="00E766D1">
        <w:rPr>
          <w:sz w:val="24"/>
          <w:szCs w:val="24"/>
        </w:rPr>
        <w:t>Measurement Studio</w:t>
      </w:r>
      <w:ins w:id="19" w:author="Jeffrey Herron" w:date="2019-10-15T13:27:00Z">
        <w:r w:rsidR="00671BEE">
          <w:rPr>
            <w:sz w:val="24"/>
            <w:szCs w:val="24"/>
          </w:rPr>
          <w:t xml:space="preserve"> and Drivers</w:t>
        </w:r>
      </w:ins>
      <w:ins w:id="20" w:author="Jeffrey Herron" w:date="2019-10-15T13:24:00Z">
        <w:r w:rsidR="00666BB9">
          <w:rPr>
            <w:sz w:val="24"/>
            <w:szCs w:val="24"/>
          </w:rPr>
          <w:t>” package</w:t>
        </w:r>
      </w:ins>
      <w:r w:rsidR="00E766D1">
        <w:rPr>
          <w:sz w:val="24"/>
          <w:szCs w:val="24"/>
        </w:rPr>
        <w:t xml:space="preserve"> from the package manager.</w:t>
      </w:r>
    </w:p>
    <w:p w14:paraId="37428F1D" w14:textId="7180768A" w:rsidR="00666BB9" w:rsidRPr="00666BB9" w:rsidRDefault="00E766D1" w:rsidP="00666BB9">
      <w:pPr>
        <w:pStyle w:val="ListParagraph"/>
        <w:numPr>
          <w:ilvl w:val="1"/>
          <w:numId w:val="2"/>
        </w:numPr>
        <w:rPr>
          <w:sz w:val="24"/>
          <w:szCs w:val="24"/>
        </w:rPr>
      </w:pPr>
      <w:moveFromRangeStart w:id="21" w:author="Jeffrey Herron" w:date="2019-10-15T13:25:00Z" w:name="move22038319"/>
      <w:moveFrom w:id="22" w:author="Jeffrey Herron" w:date="2019-10-15T13:25:00Z">
        <w:r w:rsidDel="00666BB9">
          <w:rPr>
            <w:sz w:val="24"/>
            <w:szCs w:val="24"/>
          </w:rPr>
          <w:t>Disable fast startup when prompted.</w:t>
        </w:r>
      </w:moveFrom>
      <w:moveFromRangeEnd w:id="21"/>
      <w:ins w:id="23" w:author="Jeffrey Herron" w:date="2019-10-15T13:30:00Z">
        <w:r w:rsidR="00671BEE">
          <w:rPr>
            <w:sz w:val="24"/>
            <w:szCs w:val="24"/>
          </w:rPr>
          <w:t xml:space="preserve">From the install directories, add </w:t>
        </w:r>
      </w:ins>
      <w:ins w:id="24" w:author="Jeffrey Herron" w:date="2019-10-15T13:31:00Z">
        <w:r w:rsidR="00671BEE">
          <w:rPr>
            <w:sz w:val="24"/>
            <w:szCs w:val="24"/>
          </w:rPr>
          <w:t>the .</w:t>
        </w:r>
        <w:commentRangeStart w:id="25"/>
        <w:proofErr w:type="spellStart"/>
        <w:r w:rsidR="00671BEE">
          <w:rPr>
            <w:sz w:val="24"/>
            <w:szCs w:val="24"/>
          </w:rPr>
          <w:t>dll</w:t>
        </w:r>
        <w:proofErr w:type="spellEnd"/>
        <w:r w:rsidR="00671BEE">
          <w:rPr>
            <w:sz w:val="24"/>
            <w:szCs w:val="24"/>
          </w:rPr>
          <w:t xml:space="preserve"> </w:t>
        </w:r>
      </w:ins>
      <w:commentRangeEnd w:id="25"/>
      <w:ins w:id="26" w:author="Jeffrey Herron" w:date="2019-10-15T13:38:00Z">
        <w:r w:rsidR="00FE4200">
          <w:rPr>
            <w:rStyle w:val="CommentReference"/>
          </w:rPr>
          <w:commentReference w:id="25"/>
        </w:r>
      </w:ins>
      <w:ins w:id="27" w:author="Jeffrey Herron" w:date="2019-10-15T13:31:00Z">
        <w:r w:rsidR="00671BEE">
          <w:rPr>
            <w:sz w:val="24"/>
            <w:szCs w:val="24"/>
          </w:rPr>
          <w:t xml:space="preserve">files to the directory containing the </w:t>
        </w:r>
      </w:ins>
      <w:ins w:id="28" w:author="Jeffrey Herron" w:date="2019-10-15T13:37:00Z">
        <w:r w:rsidR="00FE4200">
          <w:rPr>
            <w:sz w:val="24"/>
            <w:szCs w:val="24"/>
          </w:rPr>
          <w:t>S</w:t>
        </w:r>
      </w:ins>
      <w:ins w:id="29" w:author="Jeffrey Herron" w:date="2019-10-15T13:38:00Z">
        <w:r w:rsidR="00FE4200">
          <w:rPr>
            <w:sz w:val="24"/>
            <w:szCs w:val="24"/>
          </w:rPr>
          <w:t xml:space="preserve">ALT app. </w:t>
        </w:r>
      </w:ins>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CF4060">
      <w:pPr>
        <w:pStyle w:val="ListParagraph"/>
        <w:numPr>
          <w:ilvl w:val="0"/>
          <w:numId w:val="4"/>
        </w:numPr>
        <w:rPr>
          <w:ins w:id="30" w:author="Jeffrey Herron" w:date="2019-10-15T13:39:00Z"/>
        </w:rPr>
      </w:pPr>
      <w:ins w:id="31" w:author="Jeffrey Herron" w:date="2019-10-15T13:19:00Z">
        <w:r>
          <w:t>You may also download the source code for the project on GitHub</w:t>
        </w:r>
      </w:ins>
      <w:ins w:id="32" w:author="Jeffrey Herron" w:date="2019-10-15T13:20:00Z">
        <w:r>
          <w:t xml:space="preserve"> (available at </w:t>
        </w:r>
        <w:r>
          <w:fldChar w:fldCharType="begin"/>
        </w:r>
        <w:r>
          <w:instrText xml:space="preserve"> HYPERLINK "https://github.com/uwgridlab/cnt-testsuite-unified-application" </w:instrText>
        </w:r>
        <w:r>
          <w:fldChar w:fldCharType="separate"/>
        </w:r>
        <w:r>
          <w:rPr>
            <w:rStyle w:val="Hyperlink"/>
          </w:rPr>
          <w:t>https://github.com/uwgridlab/cnt-testsuite-unified-application</w:t>
        </w:r>
        <w:r>
          <w:fldChar w:fldCharType="end"/>
        </w:r>
        <w:r>
          <w:t>)</w:t>
        </w:r>
      </w:ins>
      <w:ins w:id="33" w:author="Jeffrey Herron" w:date="2019-10-15T13:21:00Z">
        <w:r>
          <w:t>.</w:t>
        </w:r>
      </w:ins>
    </w:p>
    <w:p w14:paraId="3AC7AF1D" w14:textId="642BD0E8" w:rsidR="005867C9" w:rsidRDefault="005867C9" w:rsidP="00CF4060">
      <w:pPr>
        <w:pStyle w:val="ListParagraph"/>
        <w:numPr>
          <w:ilvl w:val="0"/>
          <w:numId w:val="4"/>
        </w:numPr>
        <w:rPr>
          <w:ins w:id="34" w:author="Jeffrey Herron" w:date="2019-10-15T13:39:00Z"/>
        </w:rPr>
      </w:pPr>
      <w:ins w:id="35" w:author="Jeffrey Herron" w:date="2019-10-15T13:39:00Z">
        <w:r>
          <w:t>You will ne</w:t>
        </w:r>
      </w:ins>
      <w:ins w:id="36" w:author="Jeffrey Herron" w:date="2019-10-15T13:40:00Z">
        <w:r>
          <w:t>ed to separately download the release of the testing lib</w:t>
        </w:r>
      </w:ins>
      <w:ins w:id="37" w:author="Jeffrey Herron" w:date="2019-10-15T13:41:00Z">
        <w:r>
          <w:t xml:space="preserve">, store the DLL </w:t>
        </w:r>
        <w:commentRangeStart w:id="38"/>
        <w:r>
          <w:t>in the base project directory</w:t>
        </w:r>
        <w:commentRangeEnd w:id="38"/>
        <w:r>
          <w:rPr>
            <w:rStyle w:val="CommentReference"/>
          </w:rPr>
          <w:commentReference w:id="38"/>
        </w:r>
      </w:ins>
      <w:ins w:id="39" w:author="Jeffrey Herron" w:date="2019-10-15T13:40:00Z">
        <w:r>
          <w:t>.</w:t>
        </w:r>
      </w:ins>
    </w:p>
    <w:p w14:paraId="74BA95BC" w14:textId="641452D8" w:rsidR="005867C9" w:rsidRPr="00666BB9" w:rsidRDefault="005867C9" w:rsidP="00CF4060">
      <w:pPr>
        <w:pStyle w:val="ListParagraph"/>
        <w:numPr>
          <w:ilvl w:val="0"/>
          <w:numId w:val="4"/>
        </w:numPr>
      </w:pPr>
      <w:ins w:id="40" w:author="Jeffrey Herron" w:date="2019-10-15T13:39:00Z">
        <w:r>
          <w:t xml:space="preserve">Ensure that </w:t>
        </w:r>
      </w:ins>
      <w:ins w:id="41" w:author="Jeffrey Herron" w:date="2019-10-15T13:46:00Z">
        <w:r>
          <w:t xml:space="preserve">all libraries are </w:t>
        </w:r>
      </w:ins>
    </w:p>
    <w:p w14:paraId="001CC2F4" w14:textId="025FCDFA" w:rsidR="00666BB9" w:rsidRPr="00666BB9" w:rsidDel="00FE4200" w:rsidRDefault="00666BB9" w:rsidP="00CF4060">
      <w:pPr>
        <w:pStyle w:val="ListParagraph"/>
        <w:numPr>
          <w:ilvl w:val="0"/>
          <w:numId w:val="4"/>
        </w:numPr>
        <w:rPr>
          <w:del w:id="42" w:author="Jeffrey Herron" w:date="2019-10-15T13:39:00Z"/>
        </w:rPr>
      </w:pPr>
      <w:bookmarkStart w:id="43" w:name="_GoBack"/>
      <w:bookmarkEnd w:id="43"/>
    </w:p>
    <w:p w14:paraId="76C76ED0" w14:textId="306D9536" w:rsidR="009018CA" w:rsidRDefault="009018CA">
      <w:pPr>
        <w:pStyle w:val="Heading2"/>
      </w:pPr>
      <w:del w:id="44" w:author="Jeffrey Herron" w:date="2019-10-15T13:39:00Z">
        <w:r w:rsidDel="00FE4200">
          <w:lastRenderedPageBreak/>
          <w:delText xml:space="preserve"> </w:delText>
        </w:r>
      </w:del>
      <w:r>
        <w:t>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42113A2B">
            <wp:extent cx="5943600" cy="3970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70406"/>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77777777"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500 Hz 1Vpp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xml:space="preserve">, first click on the “Open Waveform” button; this will open a windows file dialog where you can select the waveform file you want to </w:t>
      </w:r>
      <w:r w:rsidR="00764427">
        <w:rPr>
          <w:sz w:val="24"/>
          <w:szCs w:val="24"/>
        </w:rPr>
        <w:lastRenderedPageBreak/>
        <w:t>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w:t>
      </w:r>
      <w:proofErr w:type="gramStart"/>
      <w:r>
        <w:rPr>
          <w:sz w:val="24"/>
          <w:szCs w:val="24"/>
        </w:rPr>
        <w:t>actually done</w:t>
      </w:r>
      <w:proofErr w:type="gramEnd"/>
      <w:r>
        <w:rPr>
          <w:sz w:val="24"/>
          <w:szCs w:val="24"/>
        </w:rPr>
        <w:t xml:space="preserv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w:t>
      </w:r>
      <w:proofErr w:type="gramStart"/>
      <w:r>
        <w:rPr>
          <w:sz w:val="24"/>
          <w:szCs w:val="24"/>
        </w:rPr>
        <w:t>actually output</w:t>
      </w:r>
      <w:proofErr w:type="gramEnd"/>
      <w:r>
        <w:rPr>
          <w:sz w:val="24"/>
          <w:szCs w:val="24"/>
        </w:rPr>
        <w:t xml:space="preserve">.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lastRenderedPageBreak/>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w:t>
      </w:r>
      <w:proofErr w:type="gramStart"/>
      <w:r w:rsidR="00F119A7">
        <w:rPr>
          <w:sz w:val="24"/>
          <w:szCs w:val="24"/>
        </w:rPr>
        <w:t>are located in</w:t>
      </w:r>
      <w:proofErr w:type="gramEnd"/>
      <w:r w:rsidR="00F119A7">
        <w:rPr>
          <w:sz w:val="24"/>
          <w:szCs w:val="24"/>
        </w:rPr>
        <w:t xml:space="preserve">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w:t>
      </w:r>
      <w:proofErr w:type="gramStart"/>
      <w:r w:rsidR="00F119A7">
        <w:rPr>
          <w:sz w:val="24"/>
          <w:szCs w:val="24"/>
        </w:rPr>
        <w:t>in order for</w:t>
      </w:r>
      <w:proofErr w:type="gramEnd"/>
      <w:r w:rsidR="00F119A7">
        <w:rPr>
          <w:sz w:val="24"/>
          <w:szCs w:val="24"/>
        </w:rPr>
        <w:t xml:space="preserve">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4711037F">
            <wp:extent cx="5943600" cy="398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A599482" w:rsidR="00993F0E" w:rsidRDefault="00993F0E" w:rsidP="00C65140">
      <w:pPr>
        <w:rPr>
          <w:sz w:val="24"/>
          <w:szCs w:val="24"/>
        </w:rPr>
      </w:pPr>
      <w:r>
        <w:rPr>
          <w:sz w:val="24"/>
          <w:szCs w:val="24"/>
        </w:rPr>
        <w:lastRenderedPageBreak/>
        <w:tab/>
        <w:t xml:space="preserve">The run/stop controls </w:t>
      </w:r>
      <w:commentRangeStart w:id="45"/>
      <w:r>
        <w:rPr>
          <w:sz w:val="24"/>
          <w:szCs w:val="24"/>
        </w:rPr>
        <w:t>work as expected</w:t>
      </w:r>
      <w:commentRangeEnd w:id="45"/>
      <w:r w:rsidR="00721D19">
        <w:rPr>
          <w:rStyle w:val="CommentReference"/>
        </w:rPr>
        <w:commentReference w:id="45"/>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ffrey Herron" w:date="2019-10-15T13:14:00Z" w:initials="JH">
    <w:p w14:paraId="369D685E" w14:textId="0CC48B54" w:rsidR="00666BB9" w:rsidRDefault="00666BB9">
      <w:pPr>
        <w:pStyle w:val="CommentText"/>
      </w:pPr>
      <w:r>
        <w:rPr>
          <w:rStyle w:val="CommentReference"/>
        </w:rPr>
        <w:annotationRef/>
      </w:r>
      <w:r>
        <w:t>Unfinished sentence</w:t>
      </w:r>
    </w:p>
  </w:comment>
  <w:comment w:id="9" w:author="Jeffrey Herron" w:date="2019-10-15T13:26:00Z" w:initials="JH">
    <w:p w14:paraId="6DA30961" w14:textId="419A53AD" w:rsidR="00E22E2F" w:rsidRDefault="00E22E2F">
      <w:pPr>
        <w:pStyle w:val="CommentText"/>
      </w:pPr>
      <w:r>
        <w:rPr>
          <w:rStyle w:val="CommentReference"/>
        </w:rPr>
        <w:annotationRef/>
      </w:r>
      <w:r w:rsidR="00671BEE">
        <w:t>Change option settings if we discover we don’t need some stuff.</w:t>
      </w:r>
    </w:p>
  </w:comment>
  <w:comment w:id="25" w:author="Jeffrey Herron" w:date="2019-10-15T13:38:00Z" w:initials="JH">
    <w:p w14:paraId="68507C26" w14:textId="72E21DA6" w:rsidR="00FE4200" w:rsidRDefault="00FE4200">
      <w:pPr>
        <w:pStyle w:val="CommentText"/>
      </w:pPr>
      <w:r>
        <w:rPr>
          <w:rStyle w:val="CommentReference"/>
        </w:rPr>
        <w:annotationRef/>
      </w:r>
      <w:r>
        <w:t>Name which ones.</w:t>
      </w:r>
    </w:p>
  </w:comment>
  <w:comment w:id="38" w:author="Jeffrey Herron" w:date="2019-10-15T13:41:00Z" w:initials="JH">
    <w:p w14:paraId="7FFA3B9B" w14:textId="002E0542" w:rsidR="005867C9" w:rsidRDefault="005867C9">
      <w:pPr>
        <w:pStyle w:val="CommentText"/>
      </w:pPr>
      <w:r>
        <w:rPr>
          <w:rStyle w:val="CommentReference"/>
        </w:rPr>
        <w:annotationRef/>
      </w:r>
      <w:r>
        <w:t>Or somewhere.</w:t>
      </w:r>
    </w:p>
  </w:comment>
  <w:comment w:id="45" w:author="Maurice Montag" w:date="2019-10-08T14:04:00Z" w:initials="MM">
    <w:p w14:paraId="28B6B545" w14:textId="4A4B9C1B" w:rsidR="00721D19" w:rsidRDefault="00721D19">
      <w:pPr>
        <w:pStyle w:val="CommentText"/>
      </w:pPr>
      <w:r>
        <w:rPr>
          <w:rStyle w:val="CommentReference"/>
        </w:rPr>
        <w:annotationRef/>
      </w:r>
      <w:r>
        <w:t>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9D685E" w15:done="0"/>
  <w15:commentEx w15:paraId="6DA30961" w15:done="0"/>
  <w15:commentEx w15:paraId="68507C26" w15:done="0"/>
  <w15:commentEx w15:paraId="7FFA3B9B" w15:done="0"/>
  <w15:commentEx w15:paraId="28B6B5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9D685E" w16cid:durableId="215044C7"/>
  <w16cid:commentId w16cid:paraId="6DA30961" w16cid:durableId="2150477C"/>
  <w16cid:commentId w16cid:paraId="68507C26" w16cid:durableId="21504A42"/>
  <w16cid:commentId w16cid:paraId="7FFA3B9B" w16cid:durableId="21504B1B"/>
  <w16cid:commentId w16cid:paraId="28B6B545" w16cid:durableId="214716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A357B" w14:textId="77777777" w:rsidR="00E80A1A" w:rsidRDefault="00E80A1A" w:rsidP="00E85D03">
      <w:pPr>
        <w:spacing w:after="0" w:line="240" w:lineRule="auto"/>
      </w:pPr>
      <w:r>
        <w:separator/>
      </w:r>
    </w:p>
  </w:endnote>
  <w:endnote w:type="continuationSeparator" w:id="0">
    <w:p w14:paraId="4E937273" w14:textId="77777777" w:rsidR="00E80A1A" w:rsidRDefault="00E80A1A"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E80A1A">
      <w:fldChar w:fldCharType="begin"/>
    </w:r>
    <w:r w:rsidR="00E80A1A">
      <w:instrText xml:space="preserve"> DOCPROPERTY  Pages  \* MERGEFORMAT </w:instrText>
    </w:r>
    <w:r w:rsidR="00E80A1A">
      <w:fldChar w:fldCharType="separate"/>
    </w:r>
    <w:r>
      <w:t>10</w:t>
    </w:r>
    <w:r w:rsidR="00E80A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9FD93" w14:textId="77777777" w:rsidR="00E80A1A" w:rsidRDefault="00E80A1A" w:rsidP="00E85D03">
      <w:pPr>
        <w:spacing w:after="0" w:line="240" w:lineRule="auto"/>
      </w:pPr>
      <w:r>
        <w:separator/>
      </w:r>
    </w:p>
  </w:footnote>
  <w:footnote w:type="continuationSeparator" w:id="0">
    <w:p w14:paraId="08744426" w14:textId="77777777" w:rsidR="00E80A1A" w:rsidRDefault="00E80A1A"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4C1C9564" w:rsidR="00E85D03" w:rsidRDefault="00FE4200">
    <w:pPr>
      <w:pStyle w:val="Header"/>
    </w:pPr>
    <w:ins w:id="46" w:author="Jeffrey Herron" w:date="2019-10-15T13:36:00Z">
      <w:r>
        <w:t xml:space="preserve">Saline Adaptive-stim </w:t>
      </w:r>
    </w:ins>
    <w:ins w:id="47" w:author="Jeffrey Herron" w:date="2019-10-15T13:37:00Z">
      <w:r>
        <w:t>Lab Testing (SALT) Application</w:t>
      </w:r>
    </w:ins>
    <w:r w:rsidR="00E85D03">
      <w:ptab w:relativeTo="margin" w:alignment="center" w:leader="none"/>
    </w:r>
    <w:r w:rsidR="00E85D03">
      <w:ptab w:relativeTo="margin" w:alignment="right" w:leader="none"/>
    </w:r>
    <w:r w:rsidR="00E85D03">
      <w:t xml:space="preserve">Version </w:t>
    </w:r>
    <w:r w:rsidR="00812F25">
      <w:t>2</w:t>
    </w:r>
    <w:r w:rsidR="00E85D03">
      <w:t xml:space="preserve">: October </w:t>
    </w:r>
    <w:r w:rsidR="00812F25">
      <w:t>4</w:t>
    </w:r>
    <w:r w:rsidR="00E85D03">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rey Herron">
    <w15:presenceInfo w15:providerId="AD" w15:userId="S::jeffherr@uw.edu::3df60ee0-f8b6-4e57-98dc-fb0018699d82"/>
  </w15:person>
  <w15:person w15:author="Maurice Montag">
    <w15:presenceInfo w15:providerId="Windows Live" w15:userId="d875950d7270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73CE0"/>
    <w:rsid w:val="00076FC7"/>
    <w:rsid w:val="000856E8"/>
    <w:rsid w:val="000A3C17"/>
    <w:rsid w:val="000A693E"/>
    <w:rsid w:val="001449D7"/>
    <w:rsid w:val="001922E4"/>
    <w:rsid w:val="001976F8"/>
    <w:rsid w:val="00197CD4"/>
    <w:rsid w:val="001D1DA1"/>
    <w:rsid w:val="001D2345"/>
    <w:rsid w:val="00222A51"/>
    <w:rsid w:val="00246826"/>
    <w:rsid w:val="002D348C"/>
    <w:rsid w:val="0030724C"/>
    <w:rsid w:val="00320A8C"/>
    <w:rsid w:val="0033354B"/>
    <w:rsid w:val="00336B49"/>
    <w:rsid w:val="0034446F"/>
    <w:rsid w:val="00410B58"/>
    <w:rsid w:val="00414F6D"/>
    <w:rsid w:val="00453B4C"/>
    <w:rsid w:val="00494BC2"/>
    <w:rsid w:val="004C1F56"/>
    <w:rsid w:val="004F5B0E"/>
    <w:rsid w:val="00502956"/>
    <w:rsid w:val="00524C53"/>
    <w:rsid w:val="00567EE4"/>
    <w:rsid w:val="00570FCC"/>
    <w:rsid w:val="00583146"/>
    <w:rsid w:val="005867C9"/>
    <w:rsid w:val="005A6EFF"/>
    <w:rsid w:val="005C5093"/>
    <w:rsid w:val="005F1092"/>
    <w:rsid w:val="005F62C5"/>
    <w:rsid w:val="00600DCA"/>
    <w:rsid w:val="0063064F"/>
    <w:rsid w:val="0066567E"/>
    <w:rsid w:val="00666BB9"/>
    <w:rsid w:val="00671BEE"/>
    <w:rsid w:val="006D6583"/>
    <w:rsid w:val="00720D72"/>
    <w:rsid w:val="00721D19"/>
    <w:rsid w:val="00732835"/>
    <w:rsid w:val="00750166"/>
    <w:rsid w:val="00764427"/>
    <w:rsid w:val="007C0BCD"/>
    <w:rsid w:val="00812F25"/>
    <w:rsid w:val="008212BA"/>
    <w:rsid w:val="00856616"/>
    <w:rsid w:val="00867D08"/>
    <w:rsid w:val="008764A0"/>
    <w:rsid w:val="008B05D2"/>
    <w:rsid w:val="008B26DF"/>
    <w:rsid w:val="009018CA"/>
    <w:rsid w:val="00920804"/>
    <w:rsid w:val="00921A89"/>
    <w:rsid w:val="00993F0E"/>
    <w:rsid w:val="009B5E8A"/>
    <w:rsid w:val="00A40ED9"/>
    <w:rsid w:val="00A60597"/>
    <w:rsid w:val="00A61394"/>
    <w:rsid w:val="00A63B2D"/>
    <w:rsid w:val="00A726A4"/>
    <w:rsid w:val="00A94EE5"/>
    <w:rsid w:val="00AA5691"/>
    <w:rsid w:val="00AA590D"/>
    <w:rsid w:val="00AB04FC"/>
    <w:rsid w:val="00AD57CC"/>
    <w:rsid w:val="00B07EA1"/>
    <w:rsid w:val="00B3529E"/>
    <w:rsid w:val="00B46B84"/>
    <w:rsid w:val="00C35E89"/>
    <w:rsid w:val="00C65140"/>
    <w:rsid w:val="00C7783D"/>
    <w:rsid w:val="00C93835"/>
    <w:rsid w:val="00CF7854"/>
    <w:rsid w:val="00D03EF6"/>
    <w:rsid w:val="00D40A17"/>
    <w:rsid w:val="00D45117"/>
    <w:rsid w:val="00D46C56"/>
    <w:rsid w:val="00DC1D42"/>
    <w:rsid w:val="00DD74C1"/>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hyperlink" Target="https://www.ni.com/en-us/support/downloads/ni-package-manager.html"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comments" Target="comments.xml"/><Relationship Id="rId28" Type="http://schemas.openxmlformats.org/officeDocument/2006/relationships/image" Target="media/image8.png"/><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DE869-2722-4B31-9B45-D9DA7FD8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11368</TotalTime>
  <Pages>14</Pages>
  <Words>2841</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Jeffrey Herron</cp:lastModifiedBy>
  <cp:revision>69</cp:revision>
  <dcterms:created xsi:type="dcterms:W3CDTF">2019-08-27T20:40:00Z</dcterms:created>
  <dcterms:modified xsi:type="dcterms:W3CDTF">2019-10-15T20:48:00Z</dcterms:modified>
</cp:coreProperties>
</file>