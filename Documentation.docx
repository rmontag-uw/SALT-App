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w:t>
      </w:r>
      <w:bookmarkStart w:id="0" w:name="_GoBack"/>
      <w:r>
        <w:t>ni</w:t>
      </w:r>
      <w:bookmarkEnd w:id="0"/>
      <w:r>
        <w:t>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152CD0"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152CD0"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152CD0"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152CD0"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152CD0"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152CD0"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152CD0"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152CD0"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732835">
      <w:pPr>
        <w:pStyle w:val="ListParagraph"/>
        <w:numPr>
          <w:ilvl w:val="0"/>
          <w:numId w:val="1"/>
        </w:numPr>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732835">
      <w:pPr>
        <w:pStyle w:val="ListParagraph"/>
        <w:numPr>
          <w:ilvl w:val="1"/>
          <w:numId w:val="1"/>
        </w:numPr>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073CE0">
      <w:pPr>
        <w:pStyle w:val="ListParagraph"/>
        <w:ind w:left="288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073CE0">
      <w:pPr>
        <w:pStyle w:val="ListParagraph"/>
        <w:keepNext/>
        <w:ind w:left="288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073CE0">
      <w:pPr>
        <w:pStyle w:val="Caption"/>
        <w:jc w:val="center"/>
      </w:pPr>
      <w:r>
        <w:t xml:space="preserve">                                                         Figure </w:t>
      </w:r>
      <w:fldSimple w:instr=" SEQ Figure \* ARABIC ">
        <w:r w:rsidR="00812F25">
          <w:rPr>
            <w:noProof/>
          </w:rPr>
          <w:t>1</w:t>
        </w:r>
      </w:fldSimple>
      <w:r>
        <w:t>: Measure out one inch from the side of the sheet</w:t>
      </w:r>
    </w:p>
    <w:p w14:paraId="099A00CF" w14:textId="77777777" w:rsidR="00073CE0" w:rsidRDefault="00073CE0" w:rsidP="00073CE0">
      <w:pPr>
        <w:pStyle w:val="ListParagraph"/>
        <w:keepNext/>
        <w:ind w:left="288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073CE0">
      <w:pPr>
        <w:pStyle w:val="Caption"/>
        <w:jc w:val="center"/>
        <w:rPr>
          <w:sz w:val="28"/>
          <w:szCs w:val="28"/>
        </w:rPr>
      </w:pPr>
      <w:r>
        <w:t xml:space="preserve">                                                                  Figure </w:t>
      </w:r>
      <w:fldSimple w:instr=" SEQ Figure \* ARABIC ">
        <w:r w:rsidR="00812F25">
          <w:rPr>
            <w:noProof/>
          </w:rPr>
          <w:t>2</w:t>
        </w:r>
      </w:fldSimple>
      <w:r>
        <w:t>: Use the metal sheers to cut the titanium, go slow and be careful. It's hard to make straight cuts with the metal sheers.</w:t>
      </w:r>
    </w:p>
    <w:p w14:paraId="0C5EC118" w14:textId="77777777" w:rsidR="00073CE0" w:rsidRDefault="00073CE0" w:rsidP="00073CE0">
      <w:pPr>
        <w:pStyle w:val="ListParagraph"/>
        <w:keepNext/>
        <w:ind w:left="288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073CE0">
      <w:pPr>
        <w:pStyle w:val="Caption"/>
        <w:jc w:val="center"/>
        <w:rPr>
          <w:sz w:val="28"/>
          <w:szCs w:val="28"/>
        </w:rPr>
      </w:pPr>
      <w:r>
        <w:t xml:space="preserve">Figure </w:t>
      </w:r>
      <w:fldSimple w:instr=" SEQ Figure \* ARABIC ">
        <w:r w:rsidR="00812F25">
          <w:rPr>
            <w:noProof/>
          </w:rPr>
          <w:t>3</w:t>
        </w:r>
      </w:fldSimple>
      <w:r>
        <w:t>: Final product, as you can see it is very difficult to make straight cuts, although it is not too important for this application.</w:t>
      </w:r>
    </w:p>
    <w:p w14:paraId="551BC0FA" w14:textId="358F620A" w:rsidR="00073CE0" w:rsidRPr="00073CE0" w:rsidRDefault="00073CE0" w:rsidP="00921A89">
      <w:pPr>
        <w:pStyle w:val="ListParagraph"/>
        <w:numPr>
          <w:ilvl w:val="1"/>
          <w:numId w:val="1"/>
        </w:numPr>
        <w:rPr>
          <w:sz w:val="28"/>
          <w:szCs w:val="28"/>
        </w:rPr>
      </w:pPr>
      <w:r>
        <w:rPr>
          <w:sz w:val="24"/>
          <w:szCs w:val="24"/>
        </w:rPr>
        <w:t>File down any rough edges on the titanium strips.</w:t>
      </w:r>
    </w:p>
    <w:p w14:paraId="23984BD1" w14:textId="78D9C306" w:rsidR="00D03EF6" w:rsidRPr="00921A89" w:rsidRDefault="00732835" w:rsidP="00921A89">
      <w:pPr>
        <w:pStyle w:val="ListParagraph"/>
        <w:numPr>
          <w:ilvl w:val="1"/>
          <w:numId w:val="1"/>
        </w:numPr>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732835">
      <w:pPr>
        <w:pStyle w:val="ListParagraph"/>
        <w:numPr>
          <w:ilvl w:val="0"/>
          <w:numId w:val="1"/>
        </w:numPr>
        <w:rPr>
          <w:sz w:val="28"/>
          <w:szCs w:val="28"/>
        </w:rPr>
      </w:pPr>
      <w:r>
        <w:rPr>
          <w:sz w:val="24"/>
          <w:szCs w:val="24"/>
        </w:rPr>
        <w:t>Create the saline solution.</w:t>
      </w:r>
    </w:p>
    <w:p w14:paraId="42BD1AE3" w14:textId="7644A19F" w:rsidR="00AD57CC" w:rsidRPr="004F5B0E" w:rsidRDefault="00AD57CC" w:rsidP="000A3C17">
      <w:pPr>
        <w:pStyle w:val="ListParagraph"/>
        <w:numPr>
          <w:ilvl w:val="1"/>
          <w:numId w:val="1"/>
        </w:numPr>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0A3C17">
      <w:pPr>
        <w:pStyle w:val="ListParagraph"/>
        <w:numPr>
          <w:ilvl w:val="1"/>
          <w:numId w:val="1"/>
        </w:numPr>
        <w:rPr>
          <w:sz w:val="28"/>
          <w:szCs w:val="28"/>
        </w:rPr>
      </w:pPr>
      <w:r>
        <w:rPr>
          <w:sz w:val="24"/>
          <w:szCs w:val="24"/>
        </w:rPr>
        <w:t>Thoroughly mix the salt into the distilled water, making sure that all of it has dissolved.</w:t>
      </w:r>
    </w:p>
    <w:p w14:paraId="1DB7569A" w14:textId="3EF041C9" w:rsidR="004F5B0E" w:rsidRPr="004F5B0E" w:rsidRDefault="004F5B0E" w:rsidP="000A3C17">
      <w:pPr>
        <w:pStyle w:val="ListParagraph"/>
        <w:numPr>
          <w:ilvl w:val="1"/>
          <w:numId w:val="1"/>
        </w:numPr>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03EF6">
      <w:pPr>
        <w:pStyle w:val="ListParagraph"/>
        <w:numPr>
          <w:ilvl w:val="1"/>
          <w:numId w:val="1"/>
        </w:numPr>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EA6D4B">
      <w:pPr>
        <w:pStyle w:val="ListParagraph"/>
        <w:numPr>
          <w:ilvl w:val="0"/>
          <w:numId w:val="1"/>
        </w:numPr>
        <w:rPr>
          <w:sz w:val="28"/>
          <w:szCs w:val="28"/>
        </w:rPr>
      </w:pPr>
      <w:r>
        <w:rPr>
          <w:sz w:val="24"/>
          <w:szCs w:val="24"/>
        </w:rPr>
        <w:t>Insert the electrodes.</w:t>
      </w:r>
    </w:p>
    <w:p w14:paraId="227EBD20" w14:textId="77777777" w:rsidR="00921A89" w:rsidRPr="004C1F56" w:rsidRDefault="001449D7" w:rsidP="00D03EF6">
      <w:pPr>
        <w:pStyle w:val="ListParagraph"/>
        <w:numPr>
          <w:ilvl w:val="1"/>
          <w:numId w:val="1"/>
        </w:numPr>
        <w:rPr>
          <w:sz w:val="28"/>
          <w:szCs w:val="28"/>
        </w:rPr>
      </w:pPr>
      <w:r>
        <w:rPr>
          <w:sz w:val="24"/>
          <w:szCs w:val="24"/>
        </w:rPr>
        <w:lastRenderedPageBreak/>
        <w:t>Insert each titanium strip into the tank such that the bottom of the strip touches the bottom of the bucket</w:t>
      </w:r>
    </w:p>
    <w:p w14:paraId="33DEF04C" w14:textId="30AED2E3" w:rsidR="001922E4" w:rsidRPr="00073CE0" w:rsidRDefault="001449D7" w:rsidP="00D03EF6">
      <w:pPr>
        <w:pStyle w:val="ListParagraph"/>
        <w:numPr>
          <w:ilvl w:val="1"/>
          <w:numId w:val="1"/>
        </w:numPr>
        <w:rPr>
          <w:sz w:val="28"/>
          <w:szCs w:val="28"/>
        </w:rPr>
      </w:pPr>
      <w:r>
        <w:rPr>
          <w:sz w:val="24"/>
          <w:szCs w:val="24"/>
        </w:rPr>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073CE0">
      <w:pPr>
        <w:pStyle w:val="ListParagraph"/>
        <w:keepNext/>
        <w:ind w:left="288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812F25">
      <w:pPr>
        <w:pStyle w:val="Caption"/>
        <w:jc w:val="center"/>
      </w:pPr>
      <w:r>
        <w:t xml:space="preserve">                                                      </w:t>
      </w:r>
      <w:r w:rsidR="00073CE0">
        <w:t xml:space="preserve">Figure </w:t>
      </w:r>
      <w:fldSimple w:instr=" SEQ Figure \* ARABIC ">
        <w:r>
          <w:rPr>
            <w:noProof/>
          </w:rPr>
          <w:t>4</w:t>
        </w:r>
      </w:fldSimple>
      <w:r w:rsidR="00073CE0">
        <w:t>: Insert the strip into the tank until it touches the bottom</w:t>
      </w:r>
    </w:p>
    <w:p w14:paraId="0182CA77" w14:textId="77777777" w:rsidR="00073CE0" w:rsidRDefault="00073CE0" w:rsidP="00812F25">
      <w:pPr>
        <w:pStyle w:val="ListParagraph"/>
        <w:keepNext/>
        <w:ind w:left="288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812F25">
      <w:pPr>
        <w:pStyle w:val="Caption"/>
        <w:jc w:val="center"/>
      </w:pPr>
      <w:r>
        <w:t xml:space="preserve">                                                                            </w:t>
      </w:r>
      <w:r w:rsidR="00073CE0">
        <w:t xml:space="preserve">Figure </w:t>
      </w:r>
      <w:fldSimple w:instr=" SEQ Figure \* ARABIC ">
        <w:r w:rsidR="00812F25">
          <w:rPr>
            <w:noProof/>
          </w:rPr>
          <w:t>5</w:t>
        </w:r>
      </w:fldSimple>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073CE0">
      <w:pPr>
        <w:pStyle w:val="ListParagraph"/>
        <w:keepNext/>
        <w:keepLines/>
        <w:ind w:left="2160"/>
        <w:rPr>
          <w:sz w:val="28"/>
          <w:szCs w:val="28"/>
        </w:rPr>
      </w:pPr>
    </w:p>
    <w:p w14:paraId="65B84E76" w14:textId="7B38EB38" w:rsidR="001922E4" w:rsidRPr="001922E4" w:rsidRDefault="001922E4" w:rsidP="00921A89">
      <w:pPr>
        <w:pStyle w:val="ListParagraph"/>
        <w:keepNext/>
        <w:keepLines/>
        <w:numPr>
          <w:ilvl w:val="0"/>
          <w:numId w:val="1"/>
        </w:numPr>
        <w:rPr>
          <w:sz w:val="28"/>
          <w:szCs w:val="28"/>
        </w:rPr>
      </w:pPr>
      <w:r>
        <w:rPr>
          <w:sz w:val="24"/>
          <w:szCs w:val="24"/>
        </w:rPr>
        <w:t>Set up and attach devices to electrodes</w:t>
      </w:r>
    </w:p>
    <w:p w14:paraId="78BF65CA" w14:textId="77777777" w:rsidR="00720D72" w:rsidRPr="00720D72" w:rsidRDefault="00AA590D" w:rsidP="00921A89">
      <w:pPr>
        <w:pStyle w:val="ListParagraph"/>
        <w:keepNext/>
        <w:keepLines/>
        <w:numPr>
          <w:ilvl w:val="1"/>
          <w:numId w:val="1"/>
        </w:numPr>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921A89">
      <w:pPr>
        <w:pStyle w:val="ListParagraph"/>
        <w:keepNext/>
        <w:keepLines/>
        <w:numPr>
          <w:ilvl w:val="1"/>
          <w:numId w:val="1"/>
        </w:numPr>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1922E4">
      <w:pPr>
        <w:pStyle w:val="ListParagraph"/>
        <w:numPr>
          <w:ilvl w:val="1"/>
          <w:numId w:val="1"/>
        </w:numPr>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1922E4">
      <w:pPr>
        <w:pStyle w:val="ListParagraph"/>
        <w:numPr>
          <w:ilvl w:val="1"/>
          <w:numId w:val="1"/>
        </w:numPr>
        <w:rPr>
          <w:sz w:val="28"/>
          <w:szCs w:val="28"/>
        </w:rPr>
      </w:pPr>
      <w:r>
        <w:rPr>
          <w:sz w:val="24"/>
          <w:szCs w:val="24"/>
        </w:rPr>
        <w:t>Connect a voltage probe to the CH1 input on the oscilloscope.</w:t>
      </w:r>
    </w:p>
    <w:p w14:paraId="6D52C6FD" w14:textId="757F916F" w:rsidR="00AB04FC" w:rsidRPr="00AB04FC" w:rsidRDefault="00AB04FC" w:rsidP="001922E4">
      <w:pPr>
        <w:pStyle w:val="ListParagraph"/>
        <w:numPr>
          <w:ilvl w:val="1"/>
          <w:numId w:val="1"/>
        </w:numPr>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1922E4">
      <w:pPr>
        <w:pStyle w:val="ListParagraph"/>
        <w:numPr>
          <w:ilvl w:val="1"/>
          <w:numId w:val="1"/>
        </w:numPr>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1922E4">
      <w:pPr>
        <w:pStyle w:val="ListParagraph"/>
        <w:numPr>
          <w:ilvl w:val="1"/>
          <w:numId w:val="1"/>
        </w:numPr>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1922E4">
      <w:pPr>
        <w:pStyle w:val="ListParagraph"/>
        <w:numPr>
          <w:ilvl w:val="1"/>
          <w:numId w:val="1"/>
        </w:numPr>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812F25">
      <w:pPr>
        <w:pStyle w:val="ListParagraph"/>
        <w:numPr>
          <w:ilvl w:val="0"/>
          <w:numId w:val="1"/>
        </w:numPr>
        <w:rPr>
          <w:sz w:val="24"/>
          <w:szCs w:val="24"/>
        </w:rPr>
      </w:pPr>
      <w:r>
        <w:rPr>
          <w:sz w:val="24"/>
          <w:szCs w:val="24"/>
        </w:rPr>
        <w:t>Find something to cover the bucket with.</w:t>
      </w:r>
    </w:p>
    <w:p w14:paraId="607B67BD" w14:textId="7D632D4F" w:rsidR="00812F25" w:rsidRDefault="00812F25" w:rsidP="00812F25">
      <w:pPr>
        <w:pStyle w:val="ListParagraph"/>
        <w:numPr>
          <w:ilvl w:val="1"/>
          <w:numId w:val="1"/>
        </w:numPr>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lastRenderedPageBreak/>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fldSimple w:instr=" SEQ Figure \* ARABIC ">
        <w:r>
          <w:rPr>
            <w:noProof/>
          </w:rPr>
          <w:t>6</w:t>
        </w:r>
      </w:fldSimple>
      <w:r>
        <w:t>: We used a piece of foam with a small hole in the middle to allow for the insertion of a DBS electrode into the tank</w:t>
      </w:r>
    </w:p>
    <w:p w14:paraId="475B1C0A" w14:textId="77777777" w:rsidR="00222A51" w:rsidRDefault="00222A51">
      <w:pPr>
        <w:rPr>
          <w:rFonts w:asciiTheme="majorHAnsi" w:eastAsiaTheme="majorEastAsia" w:hAnsiTheme="majorHAnsi" w:cstheme="majorBidi"/>
          <w:color w:val="2F5496" w:themeColor="accent1" w:themeShade="BF"/>
          <w:sz w:val="32"/>
          <w:szCs w:val="32"/>
        </w:rPr>
      </w:pPr>
      <w:r>
        <w:br w:type="page"/>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CF4060">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CF4060">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CF4060">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001CC2F4" w14:textId="025FCDFA" w:rsidR="00666BB9" w:rsidRPr="00666BB9" w:rsidDel="00FE4200" w:rsidRDefault="00666BB9" w:rsidP="00A77520">
      <w:pPr>
        <w:pStyle w:val="ListParagraph"/>
        <w:ind w:left="2160"/>
        <w:rPr>
          <w:del w:id="1" w:author="Jeffrey Herron" w:date="2019-10-15T13:39:00Z"/>
        </w:rPr>
      </w:pPr>
    </w:p>
    <w:p w14:paraId="76C76ED0" w14:textId="306D9536" w:rsidR="009018CA" w:rsidRDefault="009018CA">
      <w:pPr>
        <w:pStyle w:val="Heading2"/>
      </w:pPr>
      <w:del w:id="2" w:author="Jeffrey Herron" w:date="2019-10-15T13:39:00Z">
        <w:r w:rsidDel="00FE4200">
          <w:delText xml:space="preserve"> </w:delText>
        </w:r>
      </w:del>
      <w:r>
        <w:t>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77777777"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500 Hz 1Vpp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xml:space="preserve">, first click on the “Open Waveform” button; this will open a windows file dialog where you can select the waveform file you want to </w:t>
      </w:r>
      <w:r w:rsidR="00764427">
        <w:rPr>
          <w:sz w:val="24"/>
          <w:szCs w:val="24"/>
        </w:rPr>
        <w:lastRenderedPageBreak/>
        <w:t>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lastRenderedPageBreak/>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BC7DC" w14:textId="77777777" w:rsidR="00152CD0" w:rsidRDefault="00152CD0" w:rsidP="00E85D03">
      <w:pPr>
        <w:spacing w:after="0" w:line="240" w:lineRule="auto"/>
      </w:pPr>
      <w:r>
        <w:separator/>
      </w:r>
    </w:p>
  </w:endnote>
  <w:endnote w:type="continuationSeparator" w:id="0">
    <w:p w14:paraId="1839E47F" w14:textId="77777777" w:rsidR="00152CD0" w:rsidRDefault="00152CD0"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fldSimple w:instr=" DOCPROPERTY  Pages  \* MERGEFORMAT ">
      <w: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B748F" w14:textId="77777777" w:rsidR="00152CD0" w:rsidRDefault="00152CD0" w:rsidP="00E85D03">
      <w:pPr>
        <w:spacing w:after="0" w:line="240" w:lineRule="auto"/>
      </w:pPr>
      <w:r>
        <w:separator/>
      </w:r>
    </w:p>
  </w:footnote>
  <w:footnote w:type="continuationSeparator" w:id="0">
    <w:p w14:paraId="44DBA232" w14:textId="77777777" w:rsidR="00152CD0" w:rsidRDefault="00152CD0"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06F5DC29" w:rsidR="00E85D03" w:rsidRDefault="00FE4200">
    <w:pPr>
      <w:pStyle w:val="Header"/>
    </w:pPr>
    <w:ins w:id="3" w:author="Jeffrey Herron" w:date="2019-10-15T13:36:00Z">
      <w:r>
        <w:t xml:space="preserve">Saline Adaptive-stim </w:t>
      </w:r>
    </w:ins>
    <w:ins w:id="4" w:author="Jeffrey Herron" w:date="2019-10-15T13:37:00Z">
      <w:r>
        <w:t>Lab Testing (SALT) Application</w:t>
      </w:r>
    </w:ins>
    <w:r w:rsidR="00E85D03">
      <w:ptab w:relativeTo="margin" w:alignment="center" w:leader="none"/>
    </w:r>
    <w:r w:rsidR="00E85D03">
      <w:ptab w:relativeTo="margin" w:alignment="right" w:leader="none"/>
    </w:r>
    <w:r w:rsidR="00E85D03">
      <w:t xml:space="preserve">Version </w:t>
    </w:r>
    <w:ins w:id="5" w:author="Maurice Montag" w:date="2019-10-20T00:53:00Z">
      <w:r w:rsidR="00E15FFF">
        <w:t>3</w:t>
      </w:r>
    </w:ins>
    <w:del w:id="6" w:author="Maurice Montag" w:date="2019-10-20T00:53:00Z">
      <w:r w:rsidR="00812F25" w:rsidDel="00E15FFF">
        <w:delText>2</w:delText>
      </w:r>
    </w:del>
    <w:r w:rsidR="00E85D03">
      <w:t xml:space="preserve">: October </w:t>
    </w:r>
    <w:ins w:id="7" w:author="Maurice Montag" w:date="2019-10-20T00:53:00Z">
      <w:r w:rsidR="00E15FFF">
        <w:t>20</w:t>
      </w:r>
    </w:ins>
    <w:del w:id="8" w:author="Maurice Montag" w:date="2019-10-20T00:53:00Z">
      <w:r w:rsidR="00812F25" w:rsidDel="00E15FFF">
        <w:delText>4</w:delText>
      </w:r>
    </w:del>
    <w:r w:rsidR="00E85D03">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rey Herron">
    <w15:presenceInfo w15:providerId="AD" w15:userId="S::jeffherr@uw.edu::3df60ee0-f8b6-4e57-98dc-fb0018699d82"/>
  </w15:person>
  <w15:person w15:author="Maurice Montag">
    <w15:presenceInfo w15:providerId="Windows Live" w15:userId="d875950d7270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73CE0"/>
    <w:rsid w:val="00076FC7"/>
    <w:rsid w:val="000856E8"/>
    <w:rsid w:val="000A3C17"/>
    <w:rsid w:val="000A693E"/>
    <w:rsid w:val="001449D7"/>
    <w:rsid w:val="00152CD0"/>
    <w:rsid w:val="001922E4"/>
    <w:rsid w:val="001976F8"/>
    <w:rsid w:val="00197CD4"/>
    <w:rsid w:val="001D1DA1"/>
    <w:rsid w:val="001D2345"/>
    <w:rsid w:val="00222A51"/>
    <w:rsid w:val="00246826"/>
    <w:rsid w:val="002D348C"/>
    <w:rsid w:val="0030724C"/>
    <w:rsid w:val="00320A8C"/>
    <w:rsid w:val="0033354B"/>
    <w:rsid w:val="00336B49"/>
    <w:rsid w:val="0034446F"/>
    <w:rsid w:val="00410B58"/>
    <w:rsid w:val="00414F6D"/>
    <w:rsid w:val="00453B4C"/>
    <w:rsid w:val="00494BC2"/>
    <w:rsid w:val="004C1F56"/>
    <w:rsid w:val="004F5B0E"/>
    <w:rsid w:val="00502956"/>
    <w:rsid w:val="00524C53"/>
    <w:rsid w:val="00567EE4"/>
    <w:rsid w:val="00570FCC"/>
    <w:rsid w:val="00583146"/>
    <w:rsid w:val="005867C9"/>
    <w:rsid w:val="005A6EFF"/>
    <w:rsid w:val="005C5093"/>
    <w:rsid w:val="005F1092"/>
    <w:rsid w:val="005F62C5"/>
    <w:rsid w:val="00600DCA"/>
    <w:rsid w:val="0063064F"/>
    <w:rsid w:val="0066567E"/>
    <w:rsid w:val="00666BB9"/>
    <w:rsid w:val="00671BEE"/>
    <w:rsid w:val="006D6583"/>
    <w:rsid w:val="00720D72"/>
    <w:rsid w:val="00721D19"/>
    <w:rsid w:val="00732835"/>
    <w:rsid w:val="00750166"/>
    <w:rsid w:val="00764427"/>
    <w:rsid w:val="007C0BCD"/>
    <w:rsid w:val="007D6C9D"/>
    <w:rsid w:val="00812F25"/>
    <w:rsid w:val="008212BA"/>
    <w:rsid w:val="00856616"/>
    <w:rsid w:val="00867D08"/>
    <w:rsid w:val="008764A0"/>
    <w:rsid w:val="008B05D2"/>
    <w:rsid w:val="008B26DF"/>
    <w:rsid w:val="009018CA"/>
    <w:rsid w:val="00920804"/>
    <w:rsid w:val="00921A89"/>
    <w:rsid w:val="00993F0E"/>
    <w:rsid w:val="009B5E8A"/>
    <w:rsid w:val="00A40ED9"/>
    <w:rsid w:val="00A60597"/>
    <w:rsid w:val="00A61394"/>
    <w:rsid w:val="00A63B2D"/>
    <w:rsid w:val="00A726A4"/>
    <w:rsid w:val="00A77520"/>
    <w:rsid w:val="00A94EE5"/>
    <w:rsid w:val="00AA5691"/>
    <w:rsid w:val="00AA590D"/>
    <w:rsid w:val="00AB04FC"/>
    <w:rsid w:val="00AD57CC"/>
    <w:rsid w:val="00B07EA1"/>
    <w:rsid w:val="00B3529E"/>
    <w:rsid w:val="00B46B84"/>
    <w:rsid w:val="00BC738F"/>
    <w:rsid w:val="00C35E89"/>
    <w:rsid w:val="00C65140"/>
    <w:rsid w:val="00C7783D"/>
    <w:rsid w:val="00C93835"/>
    <w:rsid w:val="00CF7854"/>
    <w:rsid w:val="00D03EF6"/>
    <w:rsid w:val="00D40A17"/>
    <w:rsid w:val="00D45117"/>
    <w:rsid w:val="00D46C56"/>
    <w:rsid w:val="00DC1D42"/>
    <w:rsid w:val="00DD74C1"/>
    <w:rsid w:val="00E15FFF"/>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BF276-EBD8-425E-9752-55306D539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11391</TotalTime>
  <Pages>14</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72</cp:revision>
  <dcterms:created xsi:type="dcterms:W3CDTF">2019-08-27T20:40:00Z</dcterms:created>
  <dcterms:modified xsi:type="dcterms:W3CDTF">2019-10-20T08:15:00Z</dcterms:modified>
</cp:coreProperties>
</file>